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הסכם התקשרות</w:t>
      </w:r>
    </w:p>
    <w:p>
      <w:pPr>
        <w:pStyle w:val="ListParagraph"/>
        <w:numPr>
          <w:ilvl w:val="0"/>
          <w:numId w:val="1"/>
        </w:numPr>
      </w:pPr>
      <w:r>
        <w:t>סעיף ראשון בהסכם</w:t>
      </w:r>
    </w:p>
    <w:p>
      <w:pPr>
        <w:pStyle w:val="ListParagraph"/>
        <w:numPr>
          <w:ilvl w:val="0"/>
          <w:numId w:val="1"/>
        </w:numPr>
      </w:pPr>
      <w:r>
        <w:t>סעיף שני בהסכם</w:t>
      </w:r>
    </w:p>
    <w:p>
      <w:r>
        <w:t>בין הצדדים נחתם הסכם זה בתנאים הרגילים.</w:t>
      </w:r>
      <w:ins w:id="1" w:author="עורך החוזה" w:date="2026-08-25T00:00:00Z">
        <w:r>
          <w:t>סעיף שהוסף בעדכון האחרון למען הסר ספק.</w:t>
        </w:r>
      </w:ins>
    </w:p>
    <w:tbl>
      <w:tblPr>
        <w:tblW w:w="0" w:type="auto"/>
      </w:tblPr>
      <w:tblGrid>
        <w:gridCol w:w="2000"/>
        <w:gridCol w:w="2000"/>
      </w:tblGrid>
      <w:tr>
        <w:tc>
          <w:p>
            <w:r>
              <w:t>עמודה א</w:t>
            </w:r>
          </w:p>
        </w:tc>
        <w:tc>
          <w:p>
            <w:r>
              <w:t>עמודה ב</w:t>
            </w:r>
          </w:p>
        </w:tc>
      </w:tr>
      <w:tr>
        <w:tc>
          <w:p>
            <w:r>
              <w:t>ערך 1</w:t>
            </w:r>
          </w:p>
        </w:tc>
        <w:tc>
          <w:p>
            <w:r>
              <w:t>ערך 2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pPr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